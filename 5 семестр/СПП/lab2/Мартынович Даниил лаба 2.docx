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434B0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 xml:space="preserve">Министерство образования Республики Беларусь </w:t>
      </w:r>
    </w:p>
    <w:p w14:paraId="7B262BB6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 xml:space="preserve">Учреждение образования </w:t>
      </w:r>
    </w:p>
    <w:p w14:paraId="0267D4EA" w14:textId="77777777" w:rsidR="00E90948" w:rsidRPr="00F4503B" w:rsidRDefault="00E90948" w:rsidP="00E90948">
      <w:pPr>
        <w:keepNext/>
        <w:keepLines/>
        <w:spacing w:before="240" w:after="0" w:line="240" w:lineRule="auto"/>
        <w:jc w:val="center"/>
        <w:outlineLvl w:val="0"/>
        <w:rPr>
          <w:rFonts w:ascii="Times" w:eastAsia="Times New Roman" w:hAnsi="Times" w:cs="Times New Roman"/>
          <w:sz w:val="24"/>
          <w:szCs w:val="24"/>
        </w:rPr>
      </w:pPr>
      <w:r w:rsidRPr="00F4503B">
        <w:rPr>
          <w:rFonts w:ascii="Times" w:eastAsia="Times New Roman" w:hAnsi="Times" w:cs="Times New Roman"/>
          <w:sz w:val="24"/>
          <w:szCs w:val="24"/>
        </w:rPr>
        <w:t>“Брестский государственный технический университет”</w:t>
      </w:r>
    </w:p>
    <w:p w14:paraId="645FC8C8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49A68E34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15AA40CD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3F84BF21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62A539D7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77A8D9AC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23B3A342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</w:p>
    <w:p w14:paraId="3D8AD38C" w14:textId="75EF2592" w:rsidR="00E90948" w:rsidRPr="002628CA" w:rsidRDefault="00E90948" w:rsidP="00E90948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Лабораторная работа №</w:t>
      </w:r>
      <w:ins w:id="0" w:author="Microsoft Office User" w:date="2022-12-12T20:24:00Z">
        <w:r w:rsidR="005D7288" w:rsidRPr="005D7288">
          <w:rPr>
            <w:rFonts w:ascii="Times" w:eastAsia="Calibri" w:hAnsi="Times" w:cs="Times New Roman"/>
            <w:sz w:val="24"/>
            <w:szCs w:val="24"/>
            <w:rPrChange w:id="1" w:author="Microsoft Office User" w:date="2022-12-12T20:24:00Z">
              <w:rPr>
                <w:rFonts w:ascii="Times" w:eastAsia="Calibri" w:hAnsi="Times" w:cs="Times New Roman"/>
                <w:sz w:val="24"/>
                <w:szCs w:val="24"/>
                <w:lang w:val="en-US"/>
              </w:rPr>
            </w:rPrChange>
          </w:rPr>
          <w:t>6</w:t>
        </w:r>
      </w:ins>
      <w:del w:id="2" w:author="Microsoft Office User" w:date="2022-12-12T20:24:00Z">
        <w:r w:rsidR="002628CA" w:rsidRPr="002628CA" w:rsidDel="005D7288">
          <w:rPr>
            <w:rFonts w:ascii="Times" w:eastAsia="Calibri" w:hAnsi="Times" w:cs="Times New Roman"/>
            <w:sz w:val="24"/>
            <w:szCs w:val="24"/>
          </w:rPr>
          <w:delText>2</w:delText>
        </w:r>
      </w:del>
    </w:p>
    <w:p w14:paraId="397C6A85" w14:textId="4A12C7F3" w:rsidR="00E90948" w:rsidRPr="00F4503B" w:rsidRDefault="00E90948" w:rsidP="00E90948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По дисциплине СПП за 5 семестр</w:t>
      </w:r>
    </w:p>
    <w:p w14:paraId="4D3215B5" w14:textId="45AAF254" w:rsidR="00537920" w:rsidRPr="005D7288" w:rsidRDefault="00537920" w:rsidP="00E90948">
      <w:pPr>
        <w:jc w:val="center"/>
        <w:rPr>
          <w:rFonts w:ascii="Times" w:eastAsia="Calibri" w:hAnsi="Times" w:cs="Times New Roman"/>
          <w:sz w:val="24"/>
          <w:szCs w:val="24"/>
          <w:lang w:val="en-US"/>
          <w:rPrChange w:id="3" w:author="Microsoft Office User" w:date="2022-12-12T20:25:00Z">
            <w:rPr>
              <w:rFonts w:ascii="Times" w:eastAsia="Calibri" w:hAnsi="Times" w:cs="Times New Roman"/>
              <w:sz w:val="24"/>
              <w:szCs w:val="24"/>
            </w:rPr>
          </w:rPrChange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Вариант </w:t>
      </w:r>
      <w:r w:rsidR="002628CA" w:rsidRPr="002628CA">
        <w:rPr>
          <w:rFonts w:ascii="Times" w:eastAsia="Calibri" w:hAnsi="Times" w:cs="Times New Roman"/>
          <w:sz w:val="24"/>
          <w:szCs w:val="24"/>
        </w:rPr>
        <w:t>8</w:t>
      </w:r>
    </w:p>
    <w:p w14:paraId="750F31A7" w14:textId="77777777" w:rsidR="00E90948" w:rsidRPr="00F4503B" w:rsidRDefault="00E90948" w:rsidP="00E90948">
      <w:pPr>
        <w:rPr>
          <w:rFonts w:ascii="Times" w:eastAsia="Calibri" w:hAnsi="Times" w:cs="Times New Roman"/>
          <w:b/>
          <w:bCs/>
          <w:sz w:val="24"/>
          <w:szCs w:val="24"/>
        </w:rPr>
      </w:pPr>
    </w:p>
    <w:p w14:paraId="62F0BC7E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487C0C1C" w14:textId="77777777" w:rsidR="00E90948" w:rsidRPr="00F4503B" w:rsidRDefault="00E90948" w:rsidP="00E90948">
      <w:pPr>
        <w:rPr>
          <w:rFonts w:ascii="Times" w:eastAsia="Calibri" w:hAnsi="Times" w:cs="Times New Roman"/>
          <w:b/>
          <w:bCs/>
          <w:sz w:val="24"/>
          <w:szCs w:val="24"/>
        </w:rPr>
      </w:pPr>
    </w:p>
    <w:p w14:paraId="59E95BF2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68794195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0ED5D5D6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3C792B04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0F73FBBE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6F8D5FD8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b/>
          <w:bCs/>
          <w:sz w:val="24"/>
          <w:szCs w:val="24"/>
        </w:rPr>
      </w:pPr>
    </w:p>
    <w:p w14:paraId="1DA2C7AC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eastAsia="Calibri" w:hAnsi="Times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Выполнил:</w:t>
      </w:r>
    </w:p>
    <w:p w14:paraId="08D2E209" w14:textId="2993254C" w:rsidR="00E90948" w:rsidRPr="00F4503B" w:rsidRDefault="00E90948" w:rsidP="00E90948">
      <w:pPr>
        <w:jc w:val="both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</w:t>
      </w:r>
      <w:r w:rsidRPr="00F4503B">
        <w:rPr>
          <w:rFonts w:ascii="Times" w:eastAsia="Calibri" w:hAnsi="Times" w:cs="Times New Roman"/>
          <w:sz w:val="24"/>
          <w:szCs w:val="24"/>
        </w:rPr>
        <w:t>Студент группы ПО-6(1)</w:t>
      </w:r>
      <w:r w:rsidRPr="00F4503B">
        <w:rPr>
          <w:rFonts w:ascii="Times" w:eastAsia="Calibri" w:hAnsi="Times" w:cs="Times New Roman"/>
          <w:sz w:val="24"/>
          <w:szCs w:val="24"/>
        </w:rPr>
        <w:br/>
        <w:t xml:space="preserve">                                                                                                           </w:t>
      </w:r>
      <w:r w:rsidRPr="002628CA">
        <w:rPr>
          <w:rFonts w:ascii="Times" w:eastAsia="Calibri" w:hAnsi="Times" w:cs="Times New Roman"/>
          <w:sz w:val="24"/>
          <w:szCs w:val="24"/>
        </w:rPr>
        <w:t>3</w:t>
      </w:r>
      <w:r w:rsidRPr="00F4503B">
        <w:rPr>
          <w:rFonts w:ascii="Times" w:eastAsia="Calibri" w:hAnsi="Times" w:cs="Times New Roman"/>
          <w:sz w:val="24"/>
          <w:szCs w:val="24"/>
        </w:rPr>
        <w:t>-го курса</w:t>
      </w:r>
    </w:p>
    <w:p w14:paraId="1D3630DD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Мартынович Даниил</w:t>
      </w:r>
    </w:p>
    <w:p w14:paraId="42FD4D9A" w14:textId="77777777" w:rsidR="00E90948" w:rsidRPr="00F4503B" w:rsidRDefault="00E90948" w:rsidP="00E90948">
      <w:pPr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  <w:r w:rsidRPr="00F4503B">
        <w:rPr>
          <w:rFonts w:ascii="Times" w:eastAsia="Calibri" w:hAnsi="Times" w:cs="Times New Roman"/>
          <w:b/>
          <w:bCs/>
          <w:sz w:val="24"/>
          <w:szCs w:val="24"/>
        </w:rPr>
        <w:t>Проверил:</w:t>
      </w:r>
    </w:p>
    <w:p w14:paraId="0A96D315" w14:textId="572E5FDA" w:rsidR="00E90948" w:rsidRPr="00F4503B" w:rsidRDefault="00E90948" w:rsidP="00E90948">
      <w:pPr>
        <w:ind w:right="-5"/>
        <w:jc w:val="both"/>
        <w:rPr>
          <w:rFonts w:ascii="Times" w:eastAsia="Calibri" w:hAnsi="Times" w:cs="Times New Roman"/>
          <w:b/>
          <w:bCs/>
          <w:sz w:val="24"/>
          <w:szCs w:val="24"/>
        </w:rPr>
      </w:pPr>
      <w:r w:rsidRPr="00F4503B">
        <w:rPr>
          <w:rFonts w:ascii="Times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  <w:r w:rsidRPr="002628CA">
        <w:rPr>
          <w:rFonts w:ascii="Times" w:hAnsi="Times" w:cs="Times New Roman"/>
          <w:sz w:val="24"/>
          <w:szCs w:val="24"/>
        </w:rPr>
        <w:t>М</w:t>
      </w:r>
      <w:r w:rsidRPr="00F4503B">
        <w:rPr>
          <w:rFonts w:ascii="Times" w:hAnsi="Times" w:cs="Times New Roman"/>
          <w:sz w:val="24"/>
          <w:szCs w:val="24"/>
        </w:rPr>
        <w:t xml:space="preserve">онтик Н. С.                                </w:t>
      </w:r>
    </w:p>
    <w:p w14:paraId="572C80B4" w14:textId="77777777" w:rsidR="00E90948" w:rsidRPr="00F4503B" w:rsidRDefault="00E90948" w:rsidP="00E90948">
      <w:pPr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 xml:space="preserve">                                                                                                           </w:t>
      </w:r>
    </w:p>
    <w:p w14:paraId="49D8AFF5" w14:textId="5A637F35" w:rsidR="00E90948" w:rsidRPr="00F4503B" w:rsidRDefault="00E90948" w:rsidP="00F4503B">
      <w:pPr>
        <w:jc w:val="center"/>
        <w:rPr>
          <w:rFonts w:ascii="Times" w:eastAsia="Calibri" w:hAnsi="Times" w:cs="Times New Roman"/>
          <w:sz w:val="24"/>
          <w:szCs w:val="24"/>
        </w:rPr>
      </w:pPr>
      <w:r w:rsidRPr="00F4503B">
        <w:rPr>
          <w:rFonts w:ascii="Times" w:eastAsia="Calibri" w:hAnsi="Times" w:cs="Times New Roman"/>
          <w:sz w:val="24"/>
          <w:szCs w:val="24"/>
        </w:rPr>
        <w:t>Брест 2022</w:t>
      </w:r>
    </w:p>
    <w:p w14:paraId="280C19EE" w14:textId="4C67702C" w:rsidR="00E90948" w:rsidRPr="00F4503B" w:rsidRDefault="00E90948" w:rsidP="00E90948">
      <w:pPr>
        <w:pStyle w:val="NormalWeb"/>
        <w:rPr>
          <w:rFonts w:ascii="Times" w:hAnsi="Times"/>
        </w:rPr>
      </w:pPr>
      <w:r w:rsidRPr="00F4503B">
        <w:rPr>
          <w:rFonts w:ascii="Times" w:hAnsi="Times"/>
        </w:rPr>
        <w:lastRenderedPageBreak/>
        <w:t xml:space="preserve">Лабораторная работа </w:t>
      </w:r>
      <w:r w:rsidR="001D2F10" w:rsidRPr="00F4503B">
        <w:rPr>
          <w:rFonts w:ascii="Times" w:hAnsi="Times"/>
          <w:lang w:val="ru-RU"/>
        </w:rPr>
        <w:t>№</w:t>
      </w:r>
      <w:r w:rsidR="002628CA" w:rsidRPr="002628CA">
        <w:rPr>
          <w:rFonts w:ascii="Times" w:hAnsi="Times"/>
          <w:lang w:val="ru-RU"/>
        </w:rPr>
        <w:t>2</w:t>
      </w:r>
      <w:r w:rsidRPr="00F4503B">
        <w:rPr>
          <w:rFonts w:ascii="Times" w:hAnsi="Times"/>
        </w:rPr>
        <w:t xml:space="preserve"> </w:t>
      </w:r>
    </w:p>
    <w:p w14:paraId="3519FE18" w14:textId="3DE0E617" w:rsidR="00E90948" w:rsidRPr="002628CA" w:rsidRDefault="00E90948" w:rsidP="00E90948">
      <w:pPr>
        <w:pStyle w:val="NormalWeb"/>
        <w:rPr>
          <w:rFonts w:ascii="Times" w:hAnsi="Times"/>
        </w:rPr>
      </w:pPr>
      <w:r w:rsidRPr="002628CA">
        <w:rPr>
          <w:rFonts w:ascii="Times" w:hAnsi="Times"/>
        </w:rPr>
        <w:t>Цель работы:</w:t>
      </w:r>
      <w:r w:rsidR="001D2F10" w:rsidRPr="002628CA">
        <w:rPr>
          <w:rFonts w:ascii="Times" w:hAnsi="Times"/>
          <w:lang w:val="ru-RU"/>
        </w:rPr>
        <w:t xml:space="preserve"> </w:t>
      </w:r>
      <w:r w:rsidR="002628CA" w:rsidRPr="002628CA">
        <w:rPr>
          <w:rFonts w:ascii="Times" w:hAnsi="Times"/>
        </w:rPr>
        <w:t xml:space="preserve">приобрести базовые навыки работы с файловой системой в Java </w:t>
      </w:r>
    </w:p>
    <w:p w14:paraId="7AB80569" w14:textId="0AD6A442" w:rsidR="00537920" w:rsidRPr="00F4503B" w:rsidRDefault="00537920" w:rsidP="00537920">
      <w:pPr>
        <w:pStyle w:val="NormalWeb"/>
        <w:rPr>
          <w:rFonts w:ascii="Times" w:hAnsi="Times"/>
          <w:b/>
          <w:bCs/>
        </w:rPr>
      </w:pPr>
      <w:r w:rsidRPr="00F4503B">
        <w:rPr>
          <w:rFonts w:ascii="Times" w:hAnsi="Times"/>
          <w:b/>
          <w:bCs/>
        </w:rPr>
        <w:t xml:space="preserve">Задание 1 </w:t>
      </w:r>
    </w:p>
    <w:p w14:paraId="2FCFBFF7" w14:textId="77777777" w:rsidR="002628CA" w:rsidRPr="002628CA" w:rsidRDefault="002628CA" w:rsidP="002628CA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2628CA">
        <w:rPr>
          <w:rFonts w:ascii="Times" w:eastAsia="Times New Roman" w:hAnsi="Times" w:cs="Times New Roman"/>
          <w:sz w:val="24"/>
          <w:szCs w:val="24"/>
          <w:lang w:val="en-BY" w:eastAsia="en-GB"/>
        </w:rPr>
        <w:t xml:space="preserve">Напишите программу, выполняющую чтение текстовых данных из файла и их последующую обработку: </w:t>
      </w:r>
    </w:p>
    <w:p w14:paraId="5D10D141" w14:textId="49A851EF" w:rsidR="002628CA" w:rsidRPr="002628CA" w:rsidRDefault="002628CA" w:rsidP="002628CA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 w:rsidRPr="002628CA">
        <w:rPr>
          <w:rFonts w:ascii="Times" w:hAnsi="Times"/>
          <w:sz w:val="24"/>
          <w:szCs w:val="24"/>
        </w:rPr>
        <w:t xml:space="preserve">Напишите программу, считывающую текст построчно и изменяющую порядок следования слов на случайный. Строки с новым порядком слов выведите на экран. </w:t>
      </w:r>
    </w:p>
    <w:p w14:paraId="7F6D8696" w14:textId="5059B9F4" w:rsidR="00073063" w:rsidRDefault="002628CA" w:rsidP="00537920">
      <w:pPr>
        <w:pStyle w:val="NormalWeb"/>
        <w:rPr>
          <w:rFonts w:ascii="Times" w:hAnsi="Times"/>
          <w:lang w:val="ru-RU"/>
        </w:rPr>
      </w:pPr>
      <w:r>
        <w:rPr>
          <w:rFonts w:ascii="Times" w:hAnsi="Times"/>
          <w:noProof/>
          <w:lang w:val="ru-RU"/>
        </w:rPr>
        <w:drawing>
          <wp:inline distT="0" distB="0" distL="0" distR="0" wp14:anchorId="07D04D80" wp14:editId="79443B6A">
            <wp:extent cx="4347383" cy="5603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836" cy="56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94C" w14:textId="417E2D27" w:rsidR="00C037D9" w:rsidRDefault="00C037D9" w:rsidP="00537920">
      <w:pPr>
        <w:pStyle w:val="NormalWeb"/>
        <w:rPr>
          <w:rFonts w:ascii="Times" w:hAnsi="Times"/>
          <w:lang w:val="ru-RU"/>
        </w:rPr>
      </w:pPr>
      <w:r>
        <w:rPr>
          <w:rFonts w:ascii="Times" w:hAnsi="Times"/>
          <w:noProof/>
          <w:lang w:val="ru-RU"/>
        </w:rPr>
        <w:lastRenderedPageBreak/>
        <w:drawing>
          <wp:inline distT="0" distB="0" distL="0" distR="0" wp14:anchorId="574F2A9E" wp14:editId="6372ADB0">
            <wp:extent cx="5477347" cy="121316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4" b="69166"/>
                    <a:stretch/>
                  </pic:blipFill>
                  <pic:spPr bwMode="auto">
                    <a:xfrm>
                      <a:off x="0" y="0"/>
                      <a:ext cx="5477347" cy="121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0072" w14:textId="77777777" w:rsidR="00C037D9" w:rsidRPr="002628CA" w:rsidRDefault="00C037D9" w:rsidP="00537920">
      <w:pPr>
        <w:pStyle w:val="NormalWeb"/>
        <w:rPr>
          <w:rFonts w:ascii="Times" w:hAnsi="Times"/>
          <w:lang w:val="ru-RU"/>
        </w:rPr>
      </w:pPr>
    </w:p>
    <w:p w14:paraId="05663B59" w14:textId="77777777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</w:pPr>
      <w:r w:rsidRPr="00537920">
        <w:rPr>
          <w:rFonts w:ascii="Times" w:eastAsia="Times New Roman" w:hAnsi="Times" w:cs="Times New Roman"/>
          <w:b/>
          <w:bCs/>
          <w:sz w:val="24"/>
          <w:szCs w:val="24"/>
          <w:lang w:val="en-BY" w:eastAsia="en-GB"/>
        </w:rPr>
        <w:t xml:space="preserve">Задание 2 </w:t>
      </w:r>
    </w:p>
    <w:p w14:paraId="60BF9BE9" w14:textId="77777777" w:rsidR="00C037D9" w:rsidRPr="00C037D9" w:rsidRDefault="00C037D9" w:rsidP="00C037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C037D9">
        <w:rPr>
          <w:rFonts w:ascii="SFRM1200" w:eastAsia="Times New Roman" w:hAnsi="SFRM1200" w:cs="Times New Roman"/>
          <w:sz w:val="24"/>
          <w:szCs w:val="24"/>
          <w:lang w:val="en-BY" w:eastAsia="en-GB"/>
        </w:rPr>
        <w:t xml:space="preserve">Написать консольную утилиту, обрабатывающую ввод пользователя и дополнительные ключи. Проект упаковать в jar-файл, написать bat-файл для запуска. </w:t>
      </w:r>
    </w:p>
    <w:p w14:paraId="6DE9A92D" w14:textId="77777777" w:rsidR="00C037D9" w:rsidRDefault="00C037D9" w:rsidP="00C037D9">
      <w:pPr>
        <w:pStyle w:val="NormalWeb"/>
      </w:pPr>
      <w:r>
        <w:rPr>
          <w:rFonts w:ascii="SFRM1200" w:hAnsi="SFRM1200"/>
        </w:rPr>
        <w:t xml:space="preserve">Утилита paste выполняет слияние строк/столбцов из файлов и выводит результат в стандарт- ный вывод. </w:t>
      </w:r>
    </w:p>
    <w:p w14:paraId="7AB11134" w14:textId="77777777" w:rsidR="00C037D9" w:rsidRDefault="00C037D9" w:rsidP="00C037D9">
      <w:pPr>
        <w:pStyle w:val="NormalWeb"/>
        <w:rPr>
          <w:rFonts w:ascii="SFRM1200" w:hAnsi="SFRM1200"/>
        </w:rPr>
      </w:pPr>
      <w:r>
        <w:rPr>
          <w:rFonts w:ascii="SFRM1200" w:hAnsi="SFRM1200"/>
        </w:rPr>
        <w:t xml:space="preserve">Формат использования: </w:t>
      </w:r>
      <w:r>
        <w:rPr>
          <w:rFonts w:ascii="SFBX1200" w:hAnsi="SFBX1200"/>
        </w:rPr>
        <w:t>paste [options] [file1 [file2]..]</w:t>
      </w:r>
      <w:r>
        <w:rPr>
          <w:rFonts w:ascii="SFRM1200" w:hAnsi="SFRM1200"/>
        </w:rPr>
        <w:t xml:space="preserve">, где ключи имеют следующее значение: </w:t>
      </w:r>
    </w:p>
    <w:p w14:paraId="380C0475" w14:textId="50A8E6F4" w:rsidR="00C037D9" w:rsidRDefault="00C037D9" w:rsidP="00C037D9">
      <w:pPr>
        <w:pStyle w:val="NormalWeb"/>
      </w:pPr>
      <w:r>
        <w:rPr>
          <w:rFonts w:ascii="CMSY10" w:hAnsi="CMSY10"/>
        </w:rPr>
        <w:t xml:space="preserve">• </w:t>
      </w:r>
      <w:r>
        <w:rPr>
          <w:rFonts w:ascii="SFRM1200" w:hAnsi="SFRM1200"/>
        </w:rPr>
        <w:t xml:space="preserve">-s Меняет положение строк со столбцами; </w:t>
      </w:r>
    </w:p>
    <w:p w14:paraId="4013BF91" w14:textId="77777777" w:rsidR="00C037D9" w:rsidRDefault="00C037D9" w:rsidP="00C037D9">
      <w:pPr>
        <w:pStyle w:val="NormalWeb"/>
      </w:pPr>
      <w:r>
        <w:rPr>
          <w:rFonts w:ascii="CMSY10" w:hAnsi="CMSY10"/>
        </w:rPr>
        <w:t xml:space="preserve">• </w:t>
      </w:r>
      <w:r>
        <w:rPr>
          <w:rFonts w:ascii="SFRM1200" w:hAnsi="SFRM1200"/>
        </w:rPr>
        <w:t xml:space="preserve">-d разделитель Меняет разделитель на указанный (по умолчанию TAB) </w:t>
      </w:r>
    </w:p>
    <w:p w14:paraId="1772337B" w14:textId="777D383C" w:rsidR="00537920" w:rsidRDefault="005E38F1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>
        <w:rPr>
          <w:rFonts w:ascii="Times" w:eastAsia="Times New Roman" w:hAnsi="Times" w:cs="Times New Roman"/>
          <w:noProof/>
          <w:sz w:val="24"/>
          <w:szCs w:val="24"/>
          <w:lang w:val="en-BY" w:eastAsia="en-GB"/>
        </w:rPr>
        <w:drawing>
          <wp:inline distT="0" distB="0" distL="0" distR="0" wp14:anchorId="4B0405C6" wp14:editId="0DE3CEB2">
            <wp:extent cx="2651191" cy="424519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49" cy="42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44A9" w14:textId="07439D7A" w:rsidR="00F4503B" w:rsidRDefault="005E38F1" w:rsidP="005E38F1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>
        <w:rPr>
          <w:rFonts w:ascii="Times" w:eastAsia="Times New Roman" w:hAnsi="Times" w:cs="Times New Roman"/>
          <w:noProof/>
          <w:sz w:val="24"/>
          <w:szCs w:val="24"/>
          <w:lang w:val="en-BY" w:eastAsia="en-GB"/>
        </w:rPr>
        <w:lastRenderedPageBreak/>
        <w:drawing>
          <wp:inline distT="0" distB="0" distL="0" distR="0" wp14:anchorId="674544D2" wp14:editId="0654FBA6">
            <wp:extent cx="4183661" cy="308328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18" cy="30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01C" w14:textId="3B3255F7" w:rsidR="005E38F1" w:rsidRPr="005E38F1" w:rsidRDefault="005E38F1" w:rsidP="005E38F1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  <w:r>
        <w:rPr>
          <w:rFonts w:ascii="Times" w:eastAsia="Times New Roman" w:hAnsi="Times" w:cs="Times New Roman"/>
          <w:noProof/>
          <w:sz w:val="24"/>
          <w:szCs w:val="24"/>
          <w:lang w:val="en-BY" w:eastAsia="en-GB"/>
        </w:rPr>
        <w:drawing>
          <wp:inline distT="0" distB="0" distL="0" distR="0" wp14:anchorId="1518ACBD" wp14:editId="6DEE7444">
            <wp:extent cx="5731510" cy="3934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D07A" w14:textId="34FB37A1" w:rsidR="005E38F1" w:rsidRPr="002628CA" w:rsidRDefault="00537920" w:rsidP="00910D7A">
      <w:pPr>
        <w:pStyle w:val="NormalWeb"/>
        <w:jc w:val="center"/>
        <w:rPr>
          <w:rFonts w:ascii="Times" w:hAnsi="Times"/>
        </w:rPr>
      </w:pPr>
      <w:r w:rsidRPr="00F4503B">
        <w:rPr>
          <w:rFonts w:ascii="Times" w:hAnsi="Times"/>
          <w:lang w:val="ru-RU"/>
        </w:rPr>
        <w:t xml:space="preserve">Вывод: </w:t>
      </w:r>
      <w:r w:rsidR="005E38F1" w:rsidRPr="002628CA">
        <w:rPr>
          <w:rFonts w:ascii="Times" w:hAnsi="Times"/>
        </w:rPr>
        <w:t>приобре</w:t>
      </w:r>
      <w:r w:rsidR="005E38F1" w:rsidRPr="005E38F1">
        <w:rPr>
          <w:rFonts w:ascii="Times" w:hAnsi="Times"/>
          <w:lang w:val="ru-RU"/>
        </w:rPr>
        <w:t>л</w:t>
      </w:r>
      <w:r w:rsidR="005E38F1" w:rsidRPr="002628CA">
        <w:rPr>
          <w:rFonts w:ascii="Times" w:hAnsi="Times"/>
        </w:rPr>
        <w:t xml:space="preserve"> базовые навыки работы с файловой системой в Java</w:t>
      </w:r>
    </w:p>
    <w:p w14:paraId="28804861" w14:textId="45F5AFC3" w:rsidR="00F4503B" w:rsidRPr="00F4503B" w:rsidRDefault="00F4503B" w:rsidP="00F4503B">
      <w:pPr>
        <w:pStyle w:val="NormalWeb"/>
        <w:rPr>
          <w:rFonts w:ascii="Times" w:hAnsi="Times"/>
          <w:lang w:val="ru-RU"/>
        </w:rPr>
      </w:pPr>
    </w:p>
    <w:p w14:paraId="4861E393" w14:textId="5C657366" w:rsidR="00537920" w:rsidRPr="00F4503B" w:rsidRDefault="00537920" w:rsidP="00537920">
      <w:pPr>
        <w:pStyle w:val="NormalWeb"/>
        <w:rPr>
          <w:rFonts w:ascii="Times" w:hAnsi="Times"/>
          <w:lang w:val="ru-RU"/>
        </w:rPr>
      </w:pPr>
    </w:p>
    <w:p w14:paraId="14393CC1" w14:textId="77777777" w:rsidR="00537920" w:rsidRPr="00537920" w:rsidRDefault="00537920" w:rsidP="00537920">
      <w:pPr>
        <w:spacing w:before="100" w:beforeAutospacing="1" w:after="100" w:afterAutospacing="1" w:line="240" w:lineRule="auto"/>
        <w:rPr>
          <w:rFonts w:ascii="Times" w:eastAsia="Times New Roman" w:hAnsi="Times" w:cs="Times New Roman"/>
          <w:sz w:val="24"/>
          <w:szCs w:val="24"/>
          <w:lang w:val="en-BY" w:eastAsia="en-GB"/>
        </w:rPr>
      </w:pPr>
    </w:p>
    <w:p w14:paraId="51095D2A" w14:textId="77777777" w:rsidR="00537920" w:rsidRPr="00537920" w:rsidRDefault="00537920" w:rsidP="00537920">
      <w:pPr>
        <w:pStyle w:val="NormalWeb"/>
        <w:rPr>
          <w:rFonts w:ascii="Times" w:hAnsi="Times"/>
        </w:rPr>
      </w:pPr>
    </w:p>
    <w:p w14:paraId="517426B7" w14:textId="77777777" w:rsidR="00537920" w:rsidRPr="00F4503B" w:rsidRDefault="00537920" w:rsidP="00537920">
      <w:pPr>
        <w:pStyle w:val="NormalWeb"/>
        <w:rPr>
          <w:rFonts w:ascii="Times" w:hAnsi="Times"/>
        </w:rPr>
      </w:pPr>
    </w:p>
    <w:p w14:paraId="6768230F" w14:textId="77777777" w:rsidR="00537920" w:rsidRPr="00F4503B" w:rsidRDefault="00537920" w:rsidP="00537920">
      <w:pPr>
        <w:pStyle w:val="NormalWeb"/>
        <w:rPr>
          <w:rFonts w:ascii="Times" w:hAnsi="Times"/>
        </w:rPr>
      </w:pPr>
    </w:p>
    <w:p w14:paraId="1AC97819" w14:textId="77777777" w:rsidR="00537920" w:rsidRPr="00F4503B" w:rsidRDefault="00537920" w:rsidP="00E90948">
      <w:pPr>
        <w:pStyle w:val="NormalWeb"/>
        <w:rPr>
          <w:rFonts w:ascii="Times" w:hAnsi="Times"/>
          <w:lang w:val="ru-RU"/>
        </w:rPr>
      </w:pPr>
    </w:p>
    <w:p w14:paraId="5BD4B34C" w14:textId="77777777" w:rsidR="00E90948" w:rsidRPr="00F4503B" w:rsidRDefault="00E90948" w:rsidP="00E90948">
      <w:pPr>
        <w:jc w:val="center"/>
        <w:rPr>
          <w:rFonts w:ascii="Times" w:eastAsia="Calibri" w:hAnsi="Times" w:cs="Times New Roman"/>
          <w:sz w:val="24"/>
          <w:szCs w:val="24"/>
          <w:lang w:val="en-BY"/>
        </w:rPr>
      </w:pPr>
    </w:p>
    <w:p w14:paraId="6CF52AA0" w14:textId="036CD37E" w:rsidR="00DA6108" w:rsidRPr="00F4503B" w:rsidRDefault="00DA6108">
      <w:pPr>
        <w:rPr>
          <w:rFonts w:ascii="Times" w:hAnsi="Times"/>
          <w:sz w:val="24"/>
          <w:szCs w:val="24"/>
        </w:rPr>
      </w:pPr>
    </w:p>
    <w:sectPr w:rsidR="00DA6108" w:rsidRPr="00F45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FRM1200">
    <w:altName w:val="Cambria"/>
    <w:panose1 w:val="020B0604020202020204"/>
    <w:charset w:val="00"/>
    <w:family w:val="roman"/>
    <w:notTrueType/>
    <w:pitch w:val="default"/>
  </w:font>
  <w:font w:name="SFBX120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B16E8"/>
    <w:multiLevelType w:val="multilevel"/>
    <w:tmpl w:val="04CED0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540B79"/>
    <w:multiLevelType w:val="multilevel"/>
    <w:tmpl w:val="B30E9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250CCF"/>
    <w:multiLevelType w:val="multilevel"/>
    <w:tmpl w:val="212E6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3131A1"/>
    <w:multiLevelType w:val="multilevel"/>
    <w:tmpl w:val="5680F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276F75"/>
    <w:multiLevelType w:val="multilevel"/>
    <w:tmpl w:val="31FE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200D1E"/>
    <w:multiLevelType w:val="multilevel"/>
    <w:tmpl w:val="F2A2B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159414">
    <w:abstractNumId w:val="5"/>
  </w:num>
  <w:num w:numId="2" w16cid:durableId="1661617977">
    <w:abstractNumId w:val="4"/>
  </w:num>
  <w:num w:numId="3" w16cid:durableId="1464617744">
    <w:abstractNumId w:val="3"/>
  </w:num>
  <w:num w:numId="4" w16cid:durableId="611480658">
    <w:abstractNumId w:val="1"/>
  </w:num>
  <w:num w:numId="5" w16cid:durableId="983043311">
    <w:abstractNumId w:val="2"/>
  </w:num>
  <w:num w:numId="6" w16cid:durableId="6910289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86"/>
    <w:rsid w:val="00073063"/>
    <w:rsid w:val="001D2F10"/>
    <w:rsid w:val="002628CA"/>
    <w:rsid w:val="004628D9"/>
    <w:rsid w:val="00537920"/>
    <w:rsid w:val="005D7288"/>
    <w:rsid w:val="005E38F1"/>
    <w:rsid w:val="00602276"/>
    <w:rsid w:val="0065013B"/>
    <w:rsid w:val="007E5984"/>
    <w:rsid w:val="008B2293"/>
    <w:rsid w:val="00910D7A"/>
    <w:rsid w:val="0091664F"/>
    <w:rsid w:val="009F4542"/>
    <w:rsid w:val="00C037D9"/>
    <w:rsid w:val="00DA6108"/>
    <w:rsid w:val="00E02E86"/>
    <w:rsid w:val="00E90948"/>
    <w:rsid w:val="00F4503B"/>
    <w:rsid w:val="00FB75EC"/>
    <w:rsid w:val="00FC0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7AF2FD"/>
  <w15:chartTrackingRefBased/>
  <w15:docId w15:val="{22D9E58F-CCA8-2544-B003-88D948B6E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948"/>
    <w:pPr>
      <w:spacing w:after="160" w:line="256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9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Revision">
    <w:name w:val="Revision"/>
    <w:hidden/>
    <w:uiPriority w:val="99"/>
    <w:semiHidden/>
    <w:rsid w:val="005D7288"/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4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4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7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5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5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5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7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1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7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6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7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4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0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8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2022-09-24T18:58:00Z</cp:lastPrinted>
  <dcterms:created xsi:type="dcterms:W3CDTF">2022-09-24T18:58:00Z</dcterms:created>
  <dcterms:modified xsi:type="dcterms:W3CDTF">2022-12-12T17:25:00Z</dcterms:modified>
</cp:coreProperties>
</file>